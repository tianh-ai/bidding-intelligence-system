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7BD955">
      <w:pPr>
        <w:pStyle w:val="3"/>
        <w:spacing w:line="360" w:lineRule="auto"/>
        <w:jc w:val="center"/>
        <w:rPr>
          <w:sz w:val="30"/>
          <w:szCs w:val="30"/>
        </w:rPr>
      </w:pPr>
      <w:r>
        <w:rPr>
          <w:rFonts w:hint="eastAsia"/>
          <w:sz w:val="30"/>
          <w:szCs w:val="30"/>
        </w:rPr>
        <w:t>竣工结算协议</w:t>
      </w:r>
    </w:p>
    <w:p w14:paraId="17664188">
      <w:pPr>
        <w:spacing w:line="360" w:lineRule="auto"/>
        <w:rPr>
          <w:sz w:val="24"/>
        </w:rPr>
      </w:pPr>
    </w:p>
    <w:p w14:paraId="215E9950">
      <w:pPr>
        <w:spacing w:line="360" w:lineRule="auto"/>
        <w:rPr>
          <w:sz w:val="24"/>
        </w:rPr>
      </w:pPr>
      <w:r>
        <w:rPr>
          <w:rFonts w:hint="eastAsia"/>
          <w:sz w:val="24"/>
        </w:rPr>
        <w:t>甲方（发包人）：吉林省假肢康复中心</w:t>
      </w:r>
    </w:p>
    <w:p w14:paraId="77FADEEE">
      <w:pPr>
        <w:spacing w:line="360" w:lineRule="auto"/>
        <w:rPr>
          <w:sz w:val="24"/>
        </w:rPr>
      </w:pPr>
      <w:r>
        <w:rPr>
          <w:rFonts w:hint="eastAsia"/>
          <w:sz w:val="24"/>
        </w:rPr>
        <w:t>乙方（承包人）：</w:t>
      </w:r>
      <w:bookmarkStart w:id="0" w:name="OLE_LINK1"/>
      <w:r>
        <w:rPr>
          <w:rFonts w:hint="eastAsia"/>
          <w:sz w:val="24"/>
        </w:rPr>
        <w:t>吉林省顺时真装饰工程有限公司</w:t>
      </w:r>
      <w:bookmarkEnd w:id="0"/>
    </w:p>
    <w:p w14:paraId="535D8758">
      <w:pPr>
        <w:spacing w:line="360" w:lineRule="auto"/>
        <w:rPr>
          <w:sz w:val="24"/>
        </w:rPr>
      </w:pPr>
    </w:p>
    <w:p w14:paraId="20A0B134">
      <w:pPr>
        <w:spacing w:line="360" w:lineRule="auto"/>
        <w:ind w:firstLine="480" w:firstLineChars="200"/>
        <w:rPr>
          <w:sz w:val="24"/>
        </w:rPr>
      </w:pPr>
      <w:r>
        <w:rPr>
          <w:rFonts w:hint="eastAsia"/>
          <w:sz w:val="24"/>
        </w:rPr>
        <w:t>鉴于吉林省假肢康复中心残疾人康复综合楼装饰工程已竣工验收合格，且经甲方在民政厅等相关部门指导下，多次与吉林省财政厅沟通，最终确定本项目不属于吉林省财政厅审核范围，仅需将审核内容进行备案。故原合同中"以财政审计结果为准"的条款因前提条件不成立而不再适用。双方经平等协商，就工程竣工结算事宜达成如下协议：</w:t>
      </w:r>
    </w:p>
    <w:p w14:paraId="5E9136EE">
      <w:pPr>
        <w:spacing w:line="360" w:lineRule="auto"/>
        <w:rPr>
          <w:sz w:val="24"/>
        </w:rPr>
      </w:pPr>
    </w:p>
    <w:p w14:paraId="07C3F18A">
      <w:pPr>
        <w:spacing w:line="360" w:lineRule="auto"/>
        <w:rPr>
          <w:sz w:val="24"/>
        </w:rPr>
      </w:pPr>
      <w:r>
        <w:rPr>
          <w:rFonts w:hint="eastAsia"/>
          <w:sz w:val="24"/>
        </w:rPr>
        <w:t>第一条 结算依据及最终金额</w:t>
      </w:r>
    </w:p>
    <w:p w14:paraId="390B7F34">
      <w:pPr>
        <w:spacing w:line="360" w:lineRule="auto"/>
        <w:rPr>
          <w:rFonts w:hint="eastAsia" w:eastAsiaTheme="minorEastAsia"/>
          <w:sz w:val="24"/>
          <w:lang w:eastAsia="zh-CN"/>
        </w:rPr>
      </w:pPr>
      <w:r>
        <w:rPr>
          <w:rFonts w:hint="eastAsia"/>
          <w:sz w:val="24"/>
        </w:rPr>
        <w:t>1. 由建设单位通过公开招标程序选定的长春市春城建设工程造价咨询服务有限公司完成审核，最终结算金额确认为人民币18197455.00元（大写：壹仟捌佰壹拾玖万柒仟肆佰伍拾伍元整）</w:t>
      </w:r>
      <w:ins w:id="0" w:author="86159" w:date="2025-10-13T14:36:00Z">
        <w:r>
          <w:rPr>
            <w:rFonts w:hint="eastAsia"/>
            <w:sz w:val="24"/>
          </w:rPr>
          <w:t>。乙方需向甲方提供该工程造价咨询服务有限公司的资质证明文件（加盖公章）及审核过程中形成的完整工作底稿（包括但不限于工程量计算书、现场勘查记录、材料价格确认单等，均需加盖该公司公章），且需确保上述文件真实、合法、有效，若因乙方未按要求提供或提供文件存在问题导致甲方面临财务审计风险或其他法律责任的，由乙方承担全部责任。</w:t>
        </w:r>
      </w:ins>
      <w:ins w:id="1" w:author="老田" w:date="2025-10-13T16:18:23Z">
        <w:r>
          <w:rPr>
            <w:rFonts w:hint="eastAsia"/>
            <w:sz w:val="24"/>
            <w:lang w:eastAsia="zh-CN"/>
          </w:rPr>
          <w:t>（</w:t>
        </w:r>
      </w:ins>
      <w:ins w:id="2" w:author="老田" w:date="2025-10-13T16:18:33Z">
        <w:r>
          <w:rPr>
            <w:rFonts w:hint="eastAsia"/>
            <w:sz w:val="24"/>
            <w:lang w:val="en-US" w:eastAsia="zh-CN"/>
          </w:rPr>
          <w:t>已经</w:t>
        </w:r>
      </w:ins>
      <w:ins w:id="3" w:author="老田" w:date="2025-10-13T16:18:35Z">
        <w:r>
          <w:rPr>
            <w:rFonts w:hint="eastAsia"/>
            <w:sz w:val="24"/>
            <w:lang w:val="en-US" w:eastAsia="zh-CN"/>
          </w:rPr>
          <w:t>完成</w:t>
        </w:r>
      </w:ins>
      <w:ins w:id="4" w:author="老田" w:date="2025-10-13T16:18:36Z">
        <w:r>
          <w:rPr>
            <w:rFonts w:hint="eastAsia"/>
            <w:sz w:val="24"/>
            <w:lang w:val="en-US" w:eastAsia="zh-CN"/>
          </w:rPr>
          <w:t>，</w:t>
        </w:r>
      </w:ins>
      <w:ins w:id="5" w:author="老田" w:date="2025-10-13T16:18:37Z">
        <w:r>
          <w:rPr>
            <w:rFonts w:hint="eastAsia"/>
            <w:sz w:val="24"/>
            <w:lang w:val="en-US" w:eastAsia="zh-CN"/>
          </w:rPr>
          <w:t>且</w:t>
        </w:r>
      </w:ins>
      <w:ins w:id="6" w:author="老田" w:date="2025-10-13T16:18:38Z">
        <w:r>
          <w:rPr>
            <w:rFonts w:hint="eastAsia"/>
            <w:sz w:val="24"/>
            <w:lang w:val="en-US" w:eastAsia="zh-CN"/>
          </w:rPr>
          <w:t>文件</w:t>
        </w:r>
      </w:ins>
      <w:ins w:id="7" w:author="老田" w:date="2025-10-13T16:18:39Z">
        <w:r>
          <w:rPr>
            <w:rFonts w:hint="eastAsia"/>
            <w:sz w:val="24"/>
            <w:lang w:val="en-US" w:eastAsia="zh-CN"/>
          </w:rPr>
          <w:t>在</w:t>
        </w:r>
      </w:ins>
      <w:ins w:id="8" w:author="老田" w:date="2025-10-13T16:18:41Z">
        <w:r>
          <w:rPr>
            <w:rFonts w:hint="eastAsia"/>
            <w:sz w:val="24"/>
            <w:lang w:val="en-US" w:eastAsia="zh-CN"/>
          </w:rPr>
          <w:t>甲方</w:t>
        </w:r>
      </w:ins>
      <w:ins w:id="9" w:author="老田" w:date="2025-10-13T16:18:42Z">
        <w:r>
          <w:rPr>
            <w:rFonts w:hint="eastAsia"/>
            <w:sz w:val="24"/>
            <w:lang w:val="en-US" w:eastAsia="zh-CN"/>
          </w:rPr>
          <w:t>，</w:t>
        </w:r>
      </w:ins>
      <w:ins w:id="10" w:author="老田" w:date="2025-10-13T16:18:46Z">
        <w:r>
          <w:rPr>
            <w:rFonts w:hint="eastAsia"/>
            <w:sz w:val="24"/>
            <w:lang w:val="en-US" w:eastAsia="zh-CN"/>
          </w:rPr>
          <w:t>建议</w:t>
        </w:r>
      </w:ins>
      <w:ins w:id="11" w:author="老田" w:date="2025-10-13T16:18:47Z">
        <w:r>
          <w:rPr>
            <w:rFonts w:hint="eastAsia"/>
            <w:sz w:val="24"/>
            <w:lang w:val="en-US" w:eastAsia="zh-CN"/>
          </w:rPr>
          <w:t>不需要</w:t>
        </w:r>
      </w:ins>
      <w:ins w:id="12" w:author="老田" w:date="2025-10-13T16:18:49Z">
        <w:r>
          <w:rPr>
            <w:rFonts w:hint="eastAsia"/>
            <w:sz w:val="24"/>
            <w:lang w:val="en-US" w:eastAsia="zh-CN"/>
          </w:rPr>
          <w:t>再</w:t>
        </w:r>
      </w:ins>
      <w:ins w:id="13" w:author="老田" w:date="2025-10-13T16:18:57Z">
        <w:r>
          <w:rPr>
            <w:rFonts w:hint="eastAsia"/>
            <w:sz w:val="24"/>
            <w:lang w:val="en-US" w:eastAsia="zh-CN"/>
          </w:rPr>
          <w:t>提</w:t>
        </w:r>
      </w:ins>
      <w:ins w:id="14" w:author="老田" w:date="2025-10-13T16:18:23Z">
        <w:r>
          <w:rPr>
            <w:rFonts w:hint="eastAsia"/>
            <w:sz w:val="24"/>
            <w:lang w:eastAsia="zh-CN"/>
          </w:rPr>
          <w:t>）</w:t>
        </w:r>
      </w:ins>
    </w:p>
    <w:p w14:paraId="6373C22C">
      <w:pPr>
        <w:spacing w:line="360" w:lineRule="auto"/>
        <w:rPr>
          <w:rFonts w:hint="eastAsia" w:eastAsiaTheme="minorEastAsia"/>
          <w:sz w:val="24"/>
          <w:lang w:eastAsia="zh-CN"/>
        </w:rPr>
      </w:pPr>
      <w:r>
        <w:rPr>
          <w:rFonts w:hint="eastAsia"/>
          <w:sz w:val="24"/>
        </w:rPr>
        <w:t>2.结算金额18197455元，包含乙方完成本工程所发生的全部费用、税金、利润及可能存在的任何索赔费用，本协议生效后，乙方自愿放弃因工期延长等结算文件中未包含的任何原因向甲方提出索赔的权利</w:t>
      </w:r>
      <w:ins w:id="15" w:author="86159" w:date="2025-10-13T14:37:00Z">
        <w:r>
          <w:rPr>
            <w:rFonts w:hint="eastAsia"/>
            <w:sz w:val="24"/>
          </w:rPr>
          <w:t>。乙方需向甲方出具书面承诺函（加盖公司公章），明确放弃上述索赔权利，该承诺函作为本协议附件，与本协议具有同等法律效力。</w:t>
        </w:r>
      </w:ins>
      <w:ins w:id="16" w:author="老田" w:date="2025-10-13T16:19:04Z">
        <w:r>
          <w:rPr>
            <w:rFonts w:hint="eastAsia"/>
            <w:sz w:val="24"/>
            <w:lang w:eastAsia="zh-CN"/>
          </w:rPr>
          <w:t>（</w:t>
        </w:r>
      </w:ins>
      <w:ins w:id="17" w:author="老田" w:date="2025-10-13T16:19:10Z">
        <w:r>
          <w:rPr>
            <w:rFonts w:hint="eastAsia"/>
            <w:sz w:val="24"/>
            <w:lang w:val="en-US" w:eastAsia="zh-CN"/>
          </w:rPr>
          <w:t>本</w:t>
        </w:r>
      </w:ins>
      <w:ins w:id="18" w:author="老田" w:date="2025-10-13T16:19:12Z">
        <w:r>
          <w:rPr>
            <w:rFonts w:hint="eastAsia"/>
            <w:sz w:val="24"/>
            <w:lang w:val="en-US" w:eastAsia="zh-CN"/>
          </w:rPr>
          <w:t>协议</w:t>
        </w:r>
      </w:ins>
      <w:ins w:id="19" w:author="老田" w:date="2025-10-13T16:19:49Z">
        <w:r>
          <w:rPr>
            <w:rFonts w:hint="eastAsia"/>
            <w:sz w:val="24"/>
            <w:lang w:val="en-US" w:eastAsia="zh-CN"/>
          </w:rPr>
          <w:t>目的</w:t>
        </w:r>
      </w:ins>
      <w:ins w:id="20" w:author="老田" w:date="2025-10-13T16:19:50Z">
        <w:r>
          <w:rPr>
            <w:rFonts w:hint="eastAsia"/>
            <w:sz w:val="24"/>
            <w:lang w:val="en-US" w:eastAsia="zh-CN"/>
          </w:rPr>
          <w:t>就是</w:t>
        </w:r>
      </w:ins>
      <w:ins w:id="21" w:author="老田" w:date="2025-10-13T16:19:52Z">
        <w:r>
          <w:rPr>
            <w:rFonts w:hint="eastAsia"/>
            <w:sz w:val="24"/>
            <w:lang w:val="en-US" w:eastAsia="zh-CN"/>
          </w:rPr>
          <w:t>这个，</w:t>
        </w:r>
      </w:ins>
      <w:ins w:id="22" w:author="老田" w:date="2025-10-13T16:19:57Z">
        <w:r>
          <w:rPr>
            <w:rFonts w:hint="eastAsia"/>
            <w:sz w:val="24"/>
            <w:lang w:val="en-US" w:eastAsia="zh-CN"/>
          </w:rPr>
          <w:t>本协议</w:t>
        </w:r>
      </w:ins>
      <w:ins w:id="23" w:author="老田" w:date="2025-10-13T16:19:24Z">
        <w:r>
          <w:rPr>
            <w:rFonts w:hint="eastAsia"/>
            <w:sz w:val="24"/>
            <w:lang w:val="en-US" w:eastAsia="zh-CN"/>
          </w:rPr>
          <w:t>就等同</w:t>
        </w:r>
      </w:ins>
      <w:ins w:id="24" w:author="老田" w:date="2025-10-13T16:19:26Z">
        <w:r>
          <w:rPr>
            <w:rFonts w:hint="eastAsia"/>
            <w:sz w:val="24"/>
            <w:lang w:val="en-US" w:eastAsia="zh-CN"/>
          </w:rPr>
          <w:t>于</w:t>
        </w:r>
      </w:ins>
      <w:ins w:id="25" w:author="老田" w:date="2025-10-13T16:19:27Z">
        <w:r>
          <w:rPr>
            <w:rFonts w:hint="eastAsia"/>
            <w:sz w:val="24"/>
            <w:lang w:val="en-US" w:eastAsia="zh-CN"/>
          </w:rPr>
          <w:t>这个</w:t>
        </w:r>
      </w:ins>
      <w:ins w:id="26" w:author="老田" w:date="2025-10-13T16:19:33Z">
        <w:r>
          <w:rPr>
            <w:rFonts w:hint="eastAsia"/>
            <w:sz w:val="24"/>
            <w:lang w:val="en-US" w:eastAsia="zh-CN"/>
          </w:rPr>
          <w:t>函</w:t>
        </w:r>
      </w:ins>
      <w:ins w:id="27" w:author="老田" w:date="2025-10-13T16:19:35Z">
        <w:r>
          <w:rPr>
            <w:rFonts w:hint="eastAsia"/>
            <w:sz w:val="24"/>
            <w:lang w:val="en-US" w:eastAsia="zh-CN"/>
          </w:rPr>
          <w:t>，</w:t>
        </w:r>
      </w:ins>
      <w:ins w:id="28" w:author="老田" w:date="2025-10-13T16:19:39Z">
        <w:r>
          <w:rPr>
            <w:rFonts w:hint="eastAsia"/>
            <w:sz w:val="24"/>
            <w:lang w:val="en-US" w:eastAsia="zh-CN"/>
          </w:rPr>
          <w:t>不需要</w:t>
        </w:r>
      </w:ins>
      <w:ins w:id="29" w:author="老田" w:date="2025-10-13T16:19:40Z">
        <w:r>
          <w:rPr>
            <w:rFonts w:hint="eastAsia"/>
            <w:sz w:val="24"/>
            <w:lang w:val="en-US" w:eastAsia="zh-CN"/>
          </w:rPr>
          <w:t>再次</w:t>
        </w:r>
      </w:ins>
      <w:ins w:id="30" w:author="老田" w:date="2025-10-13T16:20:05Z">
        <w:r>
          <w:rPr>
            <w:rFonts w:hint="eastAsia"/>
            <w:sz w:val="24"/>
            <w:lang w:val="en-US" w:eastAsia="zh-CN"/>
          </w:rPr>
          <w:t>出函</w:t>
        </w:r>
      </w:ins>
      <w:ins w:id="31" w:author="老田" w:date="2025-10-13T16:19:04Z">
        <w:r>
          <w:rPr>
            <w:rFonts w:hint="eastAsia"/>
            <w:sz w:val="24"/>
            <w:lang w:eastAsia="zh-CN"/>
          </w:rPr>
          <w:t>）</w:t>
        </w:r>
      </w:ins>
    </w:p>
    <w:p w14:paraId="355A2542">
      <w:pPr>
        <w:spacing w:line="360" w:lineRule="auto"/>
        <w:rPr>
          <w:rFonts w:hint="eastAsia" w:eastAsiaTheme="minorEastAsia"/>
          <w:sz w:val="24"/>
          <w:lang w:eastAsia="zh-CN"/>
        </w:rPr>
      </w:pPr>
      <w:r>
        <w:rPr>
          <w:rFonts w:hint="eastAsia"/>
          <w:sz w:val="24"/>
        </w:rPr>
        <w:t>3.本项目不属于吉林省财政评审范围，所应履行备案的程序，由甲方负责。双方同意本审核报告作为最终结算依据，不再进行其他形式的审定。</w:t>
      </w:r>
      <w:ins w:id="32" w:author="86159" w:date="2025-10-13T14:38:00Z">
        <w:r>
          <w:rPr>
            <w:rFonts w:hint="eastAsia"/>
            <w:sz w:val="24"/>
          </w:rPr>
          <w:t>甲方在办理备案手续过程中，如需乙方提供补充材料（如工程相关合同、发票复印件、验收报告等），乙方应在甲方提出要求后</w:t>
        </w:r>
      </w:ins>
      <w:ins w:id="33" w:author="86159" w:date="2025-10-13T14:38:00Z">
        <w:del w:id="34" w:author="老田" w:date="2025-10-13T16:20:43Z">
          <w:r>
            <w:rPr>
              <w:rFonts w:hint="default"/>
              <w:sz w:val="24"/>
              <w:lang w:val="en-US"/>
            </w:rPr>
            <w:delText>3</w:delText>
          </w:r>
        </w:del>
      </w:ins>
      <w:ins w:id="35" w:author="老田" w:date="2025-10-13T16:20:43Z">
        <w:r>
          <w:rPr>
            <w:rFonts w:hint="eastAsia"/>
            <w:sz w:val="24"/>
            <w:lang w:val="en-US" w:eastAsia="zh-CN"/>
          </w:rPr>
          <w:t>15</w:t>
        </w:r>
      </w:ins>
      <w:ins w:id="36" w:author="86159" w:date="2025-10-13T14:38:00Z">
        <w:r>
          <w:rPr>
            <w:rFonts w:hint="eastAsia"/>
            <w:sz w:val="24"/>
          </w:rPr>
          <w:t>个工作日内无条件提供，若因乙方未及时提供或提供材料不符合要求导致备案延误，给甲方造成损失的，乙方需承担赔偿责任。</w:t>
        </w:r>
      </w:ins>
      <w:ins w:id="37" w:author="老田" w:date="2025-10-13T16:20:23Z">
        <w:r>
          <w:rPr>
            <w:rFonts w:hint="eastAsia"/>
            <w:sz w:val="24"/>
            <w:lang w:eastAsia="zh-CN"/>
          </w:rPr>
          <w:t>）</w:t>
        </w:r>
      </w:ins>
      <w:ins w:id="38" w:author="老田" w:date="2025-10-13T16:20:59Z">
        <w:r>
          <w:rPr>
            <w:rFonts w:hint="eastAsia"/>
            <w:sz w:val="24"/>
            <w:lang w:eastAsia="zh-CN"/>
          </w:rPr>
          <w:t>（</w:t>
        </w:r>
      </w:ins>
      <w:ins w:id="39" w:author="老田" w:date="2025-10-13T16:21:02Z">
        <w:r>
          <w:rPr>
            <w:rFonts w:hint="eastAsia"/>
            <w:sz w:val="24"/>
            <w:lang w:val="en-US" w:eastAsia="zh-CN"/>
          </w:rPr>
          <w:t>这个</w:t>
        </w:r>
      </w:ins>
      <w:ins w:id="40" w:author="老田" w:date="2025-10-13T16:21:04Z">
        <w:r>
          <w:rPr>
            <w:rFonts w:hint="eastAsia"/>
            <w:sz w:val="24"/>
            <w:lang w:val="en-US" w:eastAsia="zh-CN"/>
          </w:rPr>
          <w:t>责任</w:t>
        </w:r>
      </w:ins>
      <w:ins w:id="41" w:author="老田" w:date="2025-10-13T16:21:05Z">
        <w:r>
          <w:rPr>
            <w:rFonts w:hint="eastAsia"/>
            <w:sz w:val="24"/>
            <w:lang w:val="en-US" w:eastAsia="zh-CN"/>
          </w:rPr>
          <w:t>主体</w:t>
        </w:r>
      </w:ins>
      <w:ins w:id="42" w:author="老田" w:date="2025-10-13T16:21:06Z">
        <w:r>
          <w:rPr>
            <w:rFonts w:hint="eastAsia"/>
            <w:sz w:val="24"/>
            <w:lang w:val="en-US" w:eastAsia="zh-CN"/>
          </w:rPr>
          <w:t>完全</w:t>
        </w:r>
      </w:ins>
      <w:ins w:id="43" w:author="老田" w:date="2025-10-13T16:21:07Z">
        <w:r>
          <w:rPr>
            <w:rFonts w:hint="eastAsia"/>
            <w:sz w:val="24"/>
            <w:lang w:val="en-US" w:eastAsia="zh-CN"/>
          </w:rPr>
          <w:t>在</w:t>
        </w:r>
      </w:ins>
      <w:ins w:id="44" w:author="老田" w:date="2025-10-13T16:21:08Z">
        <w:r>
          <w:rPr>
            <w:rFonts w:hint="eastAsia"/>
            <w:sz w:val="24"/>
            <w:lang w:val="en-US" w:eastAsia="zh-CN"/>
          </w:rPr>
          <w:t>甲方，</w:t>
        </w:r>
      </w:ins>
      <w:ins w:id="45" w:author="老田" w:date="2025-10-13T16:21:09Z">
        <w:r>
          <w:rPr>
            <w:rFonts w:hint="eastAsia"/>
            <w:sz w:val="24"/>
            <w:lang w:val="en-US" w:eastAsia="zh-CN"/>
          </w:rPr>
          <w:t>跟</w:t>
        </w:r>
      </w:ins>
      <w:ins w:id="46" w:author="老田" w:date="2025-10-13T16:21:10Z">
        <w:r>
          <w:rPr>
            <w:rFonts w:hint="eastAsia"/>
            <w:sz w:val="24"/>
            <w:lang w:val="en-US" w:eastAsia="zh-CN"/>
          </w:rPr>
          <w:t>乙方</w:t>
        </w:r>
      </w:ins>
      <w:ins w:id="47" w:author="老田" w:date="2025-10-13T16:21:11Z">
        <w:r>
          <w:rPr>
            <w:rFonts w:hint="eastAsia"/>
            <w:sz w:val="24"/>
            <w:lang w:val="en-US" w:eastAsia="zh-CN"/>
          </w:rPr>
          <w:t>完全</w:t>
        </w:r>
      </w:ins>
      <w:ins w:id="48" w:author="老田" w:date="2025-10-13T16:21:13Z">
        <w:r>
          <w:rPr>
            <w:rFonts w:hint="eastAsia"/>
            <w:sz w:val="24"/>
            <w:lang w:val="en-US" w:eastAsia="zh-CN"/>
          </w:rPr>
          <w:t>无关</w:t>
        </w:r>
      </w:ins>
      <w:ins w:id="49" w:author="老田" w:date="2025-10-13T16:20:59Z">
        <w:r>
          <w:rPr>
            <w:rFonts w:hint="eastAsia"/>
            <w:sz w:val="24"/>
            <w:lang w:eastAsia="zh-CN"/>
          </w:rPr>
          <w:t>）</w:t>
        </w:r>
      </w:ins>
    </w:p>
    <w:p w14:paraId="2EE5D6F8">
      <w:pPr>
        <w:spacing w:line="360" w:lineRule="auto"/>
        <w:rPr>
          <w:sz w:val="24"/>
        </w:rPr>
      </w:pPr>
    </w:p>
    <w:p w14:paraId="7C5B8139">
      <w:pPr>
        <w:spacing w:line="360" w:lineRule="auto"/>
        <w:rPr>
          <w:sz w:val="24"/>
        </w:rPr>
      </w:pPr>
      <w:r>
        <w:rPr>
          <w:rFonts w:hint="eastAsia"/>
          <w:sz w:val="24"/>
        </w:rPr>
        <w:t>第二条 付款安排</w:t>
      </w:r>
    </w:p>
    <w:p w14:paraId="6662464D">
      <w:pPr>
        <w:spacing w:line="360" w:lineRule="auto"/>
        <w:rPr>
          <w:sz w:val="24"/>
        </w:rPr>
      </w:pPr>
      <w:r>
        <w:rPr>
          <w:rFonts w:hint="eastAsia"/>
          <w:sz w:val="24"/>
        </w:rPr>
        <w:t>1. 甲方应在本协议生效后15个工作日内，支付至结算总额的100%（扣除已支付款项）</w:t>
      </w:r>
      <w:ins w:id="50" w:author="86159" w:date="2025-10-13T14:39:00Z">
        <w:r>
          <w:rPr>
            <w:rFonts w:hint="eastAsia"/>
            <w:sz w:val="24"/>
          </w:rPr>
          <w:t>。甲方付款前，乙方需向甲方开具等额、合法、有效的增值税专用发票（发票项目需与本工程内容一致，税率符合国家相关规定），若乙方未按要求提供发票，甲方有权顺延付款，且不承担任何违约责任；若乙方提供的发票存在虚假、无效等问题，甲方有权要求乙方更换，乙方需在5个工作日内重新提供，同时乙方需承担因此给甲方造成的全部损失（包括但不限于税务罚款、滞纳金等）。</w:t>
        </w:r>
      </w:ins>
    </w:p>
    <w:p w14:paraId="757339DC">
      <w:pPr>
        <w:spacing w:line="360" w:lineRule="auto"/>
        <w:rPr>
          <w:del w:id="51" w:author="老田" w:date="2025-10-13T16:31:55Z"/>
          <w:rFonts w:hint="eastAsia" w:eastAsiaTheme="minorEastAsia"/>
          <w:sz w:val="24"/>
          <w:lang w:eastAsia="zh-CN"/>
        </w:rPr>
      </w:pPr>
      <w:r>
        <w:rPr>
          <w:rFonts w:hint="eastAsia"/>
          <w:sz w:val="24"/>
        </w:rPr>
        <w:t>2. 乙方在本协议生效后三日内，将结算总额的3%存入甲方账号，作为质量保证金。质量保证金待责任缺陷期满后，按合同约定无息返还</w:t>
      </w:r>
      <w:ins w:id="52" w:author="86159" w:date="2025-10-13T14:39:00Z">
        <w:r>
          <w:rPr>
            <w:rFonts w:hint="eastAsia"/>
            <w:sz w:val="24"/>
          </w:rPr>
          <w:t>。</w:t>
        </w:r>
      </w:ins>
      <w:ins w:id="53" w:author="86159" w:date="2025-10-13T14:40:00Z">
        <w:bookmarkStart w:id="1" w:name="_GoBack"/>
        <w:bookmarkEnd w:id="1"/>
        <w:r>
          <w:rPr>
            <w:rFonts w:hint="eastAsia"/>
            <w:sz w:val="24"/>
          </w:rPr>
          <w:t>责任缺陷期内，若工程出现质量问题，乙方需在甲方通知后24小时内派员到场维修，维修费用由乙方承担；若乙方未按时到场维修或维修后质量仍不符合要求，甲方有权委托第三方进行维修，维修费用从质量保证金中扣除，不足部分乙方需另行补足；责任缺陷期满后，甲方需在10个工作日内组织验收，验收合格后15工作日内完成质量保证金返无息返还。</w:t>
        </w:r>
      </w:ins>
    </w:p>
    <w:p w14:paraId="10CC8299">
      <w:pPr>
        <w:spacing w:line="360" w:lineRule="auto"/>
        <w:rPr>
          <w:sz w:val="24"/>
        </w:rPr>
      </w:pPr>
    </w:p>
    <w:p w14:paraId="4FAD7A9A">
      <w:pPr>
        <w:spacing w:line="360" w:lineRule="auto"/>
        <w:rPr>
          <w:sz w:val="24"/>
        </w:rPr>
      </w:pPr>
      <w:r>
        <w:rPr>
          <w:rFonts w:hint="eastAsia"/>
          <w:sz w:val="24"/>
        </w:rPr>
        <w:t>第三条 双方承诺</w:t>
      </w:r>
    </w:p>
    <w:p w14:paraId="4B619F7D">
      <w:pPr>
        <w:spacing w:line="360" w:lineRule="auto"/>
        <w:rPr>
          <w:rFonts w:hint="default" w:eastAsiaTheme="minorEastAsia"/>
          <w:sz w:val="24"/>
          <w:lang w:val="en-US" w:eastAsia="zh-CN"/>
        </w:rPr>
      </w:pPr>
      <w:r>
        <w:rPr>
          <w:rFonts w:hint="eastAsia"/>
          <w:sz w:val="24"/>
        </w:rPr>
        <w:t>1. 双方确认除本协议约定外，不存在其他任何债权债务关系</w:t>
      </w:r>
      <w:ins w:id="54" w:author="86159" w:date="2025-10-13T14:41:00Z">
        <w:r>
          <w:rPr>
            <w:rFonts w:hint="eastAsia"/>
            <w:sz w:val="24"/>
          </w:rPr>
          <w:t>。乙方需向甲方出具无债权债务纠纷承诺函（加盖公司公章），明确截至本协议生效之日，乙方在本工程实施过程中，已结清所有与本工程相关的材料采购款、劳务工资、分包工程款等款项，不存在任何拖欠或纠纷；若因乙方未结清上述款项导致第三方向甲方主张权利（包括但不限于起诉、仲裁、投诉等），乙方需承担全部责任，包括但不限于赔偿甲方因此支付的款项、律师费、诉讼费等。</w:t>
        </w:r>
      </w:ins>
      <w:ins w:id="55" w:author="老田" w:date="2025-10-13T16:22:19Z">
        <w:r>
          <w:rPr>
            <w:rFonts w:hint="eastAsia"/>
            <w:sz w:val="24"/>
            <w:lang w:eastAsia="zh-CN"/>
          </w:rPr>
          <w:t>（</w:t>
        </w:r>
      </w:ins>
      <w:ins w:id="56" w:author="老田" w:date="2025-10-13T16:22:23Z">
        <w:r>
          <w:rPr>
            <w:rFonts w:hint="eastAsia"/>
            <w:sz w:val="24"/>
            <w:lang w:val="en-US" w:eastAsia="zh-CN"/>
          </w:rPr>
          <w:t>工程款</w:t>
        </w:r>
      </w:ins>
      <w:ins w:id="57" w:author="老田" w:date="2025-10-13T16:22:24Z">
        <w:r>
          <w:rPr>
            <w:rFonts w:hint="eastAsia"/>
            <w:sz w:val="24"/>
            <w:lang w:val="en-US" w:eastAsia="zh-CN"/>
          </w:rPr>
          <w:t>未</w:t>
        </w:r>
      </w:ins>
      <w:ins w:id="58" w:author="老田" w:date="2025-10-13T16:22:26Z">
        <w:r>
          <w:rPr>
            <w:rFonts w:hint="eastAsia"/>
            <w:sz w:val="24"/>
            <w:lang w:val="en-US" w:eastAsia="zh-CN"/>
          </w:rPr>
          <w:t>付清</w:t>
        </w:r>
      </w:ins>
      <w:ins w:id="59" w:author="老田" w:date="2025-10-13T16:22:27Z">
        <w:r>
          <w:rPr>
            <w:rFonts w:hint="eastAsia"/>
            <w:sz w:val="24"/>
            <w:lang w:val="en-US" w:eastAsia="zh-CN"/>
          </w:rPr>
          <w:t>，</w:t>
        </w:r>
      </w:ins>
      <w:ins w:id="60" w:author="老田" w:date="2025-10-13T16:22:28Z">
        <w:r>
          <w:rPr>
            <w:rFonts w:hint="eastAsia"/>
            <w:sz w:val="24"/>
            <w:lang w:val="en-US" w:eastAsia="zh-CN"/>
          </w:rPr>
          <w:t>要求</w:t>
        </w:r>
      </w:ins>
      <w:ins w:id="61" w:author="老田" w:date="2025-10-13T16:22:30Z">
        <w:r>
          <w:rPr>
            <w:rFonts w:hint="eastAsia"/>
            <w:sz w:val="24"/>
            <w:lang w:val="en-US" w:eastAsia="zh-CN"/>
          </w:rPr>
          <w:t>乙方</w:t>
        </w:r>
      </w:ins>
      <w:ins w:id="62" w:author="老田" w:date="2025-10-13T16:22:31Z">
        <w:r>
          <w:rPr>
            <w:rFonts w:hint="eastAsia"/>
            <w:sz w:val="24"/>
            <w:lang w:val="en-US" w:eastAsia="zh-CN"/>
          </w:rPr>
          <w:t>出具</w:t>
        </w:r>
      </w:ins>
      <w:ins w:id="63" w:author="老田" w:date="2025-10-13T16:22:32Z">
        <w:r>
          <w:rPr>
            <w:rFonts w:hint="eastAsia"/>
            <w:sz w:val="24"/>
            <w:lang w:val="en-US" w:eastAsia="zh-CN"/>
          </w:rPr>
          <w:t>，</w:t>
        </w:r>
      </w:ins>
      <w:ins w:id="64" w:author="老田" w:date="2025-10-13T16:22:37Z">
        <w:r>
          <w:rPr>
            <w:rFonts w:hint="eastAsia"/>
            <w:sz w:val="24"/>
            <w:lang w:val="en-US" w:eastAsia="zh-CN"/>
          </w:rPr>
          <w:t>不合理</w:t>
        </w:r>
      </w:ins>
      <w:ins w:id="65" w:author="老田" w:date="2025-10-13T16:23:35Z">
        <w:r>
          <w:rPr>
            <w:rFonts w:hint="eastAsia"/>
            <w:sz w:val="24"/>
            <w:lang w:val="en-US" w:eastAsia="zh-CN"/>
          </w:rPr>
          <w:t>，</w:t>
        </w:r>
      </w:ins>
      <w:ins w:id="66" w:author="老田" w:date="2025-10-13T16:23:41Z">
        <w:r>
          <w:rPr>
            <w:rFonts w:hint="eastAsia"/>
            <w:sz w:val="24"/>
            <w:lang w:val="en-US" w:eastAsia="zh-CN"/>
          </w:rPr>
          <w:t>且</w:t>
        </w:r>
      </w:ins>
      <w:ins w:id="67" w:author="老田" w:date="2025-10-13T16:23:45Z">
        <w:r>
          <w:rPr>
            <w:rFonts w:hint="eastAsia"/>
            <w:sz w:val="24"/>
            <w:lang w:val="en-US" w:eastAsia="zh-CN"/>
          </w:rPr>
          <w:t>无意义</w:t>
        </w:r>
      </w:ins>
      <w:ins w:id="68" w:author="老田" w:date="2025-10-13T16:23:47Z">
        <w:r>
          <w:rPr>
            <w:rFonts w:hint="eastAsia"/>
            <w:sz w:val="24"/>
            <w:lang w:val="en-US" w:eastAsia="zh-CN"/>
          </w:rPr>
          <w:t>）</w:t>
        </w:r>
      </w:ins>
    </w:p>
    <w:p w14:paraId="2EA536BA">
      <w:pPr>
        <w:spacing w:line="360" w:lineRule="auto"/>
        <w:rPr>
          <w:rFonts w:hint="eastAsia" w:eastAsiaTheme="minorEastAsia"/>
          <w:sz w:val="24"/>
          <w:lang w:eastAsia="zh-CN"/>
        </w:rPr>
      </w:pPr>
      <w:r>
        <w:rPr>
          <w:rFonts w:hint="eastAsia"/>
          <w:sz w:val="24"/>
        </w:rPr>
        <w:t>2. 乙方承诺不再就本工程提出任何形式的其他索赔或补偿要求</w:t>
      </w:r>
      <w:ins w:id="69" w:author="86159" w:date="2025-10-13T14:42:00Z">
        <w:r>
          <w:rPr>
            <w:rFonts w:hint="eastAsia"/>
            <w:sz w:val="24"/>
          </w:rPr>
          <w:t>。本承诺涵盖本工程从立项、施工、验收至结算的全部阶段，包括但不限于因政策变化、市场价格波动、人工成本上涨等任何原因产生的索赔或补偿要求；若乙方违反本承诺，向甲方或任何第三方（包括但不限于民政厅、财政厅等政府部门）提出索赔或补偿要求，乙方需向甲方支付结算总额</w:t>
        </w:r>
      </w:ins>
      <w:ins w:id="70" w:author="86159" w:date="2025-10-13T14:44:00Z">
        <w:r>
          <w:rPr>
            <w:rFonts w:hint="eastAsia"/>
            <w:sz w:val="24"/>
          </w:rPr>
          <w:t>3</w:t>
        </w:r>
      </w:ins>
      <w:ins w:id="71" w:author="86159" w:date="2025-10-13T14:42:00Z">
        <w:r>
          <w:rPr>
            <w:rFonts w:hint="eastAsia"/>
            <w:sz w:val="24"/>
          </w:rPr>
          <w:t>0%的违约金，同时赔偿甲方因此遭受的全部损失。</w:t>
        </w:r>
      </w:ins>
      <w:ins w:id="72" w:author="老田" w:date="2025-10-13T16:24:29Z">
        <w:r>
          <w:rPr>
            <w:rFonts w:hint="eastAsia"/>
            <w:sz w:val="24"/>
            <w:lang w:eastAsia="zh-CN"/>
          </w:rPr>
          <w:t>（</w:t>
        </w:r>
      </w:ins>
      <w:ins w:id="73" w:author="老田" w:date="2025-10-13T16:24:33Z">
        <w:r>
          <w:rPr>
            <w:rFonts w:hint="eastAsia"/>
            <w:sz w:val="24"/>
            <w:lang w:val="en-US" w:eastAsia="zh-CN"/>
          </w:rPr>
          <w:t>违约金</w:t>
        </w:r>
      </w:ins>
      <w:ins w:id="74" w:author="老田" w:date="2025-10-13T16:24:34Z">
        <w:r>
          <w:rPr>
            <w:rFonts w:hint="eastAsia"/>
            <w:sz w:val="24"/>
            <w:lang w:val="en-US" w:eastAsia="zh-CN"/>
          </w:rPr>
          <w:t>约定</w:t>
        </w:r>
      </w:ins>
      <w:ins w:id="75" w:author="老田" w:date="2025-10-13T16:24:36Z">
        <w:r>
          <w:rPr>
            <w:rFonts w:hint="eastAsia"/>
            <w:sz w:val="24"/>
            <w:lang w:val="en-US" w:eastAsia="zh-CN"/>
          </w:rPr>
          <w:t>过高</w:t>
        </w:r>
      </w:ins>
      <w:ins w:id="76" w:author="老田" w:date="2025-10-13T16:24:29Z">
        <w:r>
          <w:rPr>
            <w:rFonts w:hint="eastAsia"/>
            <w:sz w:val="24"/>
            <w:lang w:eastAsia="zh-CN"/>
          </w:rPr>
          <w:t>）</w:t>
        </w:r>
      </w:ins>
    </w:p>
    <w:p w14:paraId="7F1F078D">
      <w:pPr>
        <w:spacing w:line="360" w:lineRule="auto"/>
        <w:rPr>
          <w:sz w:val="24"/>
        </w:rPr>
      </w:pPr>
    </w:p>
    <w:p w14:paraId="3BCE8889">
      <w:pPr>
        <w:spacing w:line="360" w:lineRule="auto"/>
        <w:rPr>
          <w:sz w:val="24"/>
        </w:rPr>
      </w:pPr>
      <w:r>
        <w:rPr>
          <w:rFonts w:hint="eastAsia"/>
          <w:sz w:val="24"/>
        </w:rPr>
        <w:t>第四条 违约责任</w:t>
      </w:r>
    </w:p>
    <w:p w14:paraId="430DA7EF">
      <w:pPr>
        <w:spacing w:line="360" w:lineRule="auto"/>
        <w:rPr>
          <w:ins w:id="77" w:author="老田" w:date="2025-10-13T16:24:49Z"/>
          <w:rFonts w:hint="eastAsia" w:eastAsiaTheme="minorEastAsia"/>
          <w:sz w:val="24"/>
          <w:lang w:eastAsia="zh-CN"/>
        </w:rPr>
      </w:pPr>
      <w:r>
        <w:rPr>
          <w:rFonts w:hint="eastAsia"/>
          <w:sz w:val="24"/>
        </w:rPr>
        <w:t>本协议一经签署，即视为双方对本工程施工过程中的全部争议和分歧已妥善解决。双方不得再就工期延误、质量、造价漏项、结算等事项提出任何异议或诉求。</w:t>
      </w:r>
      <w:ins w:id="78" w:author="86159" w:date="2025-10-13T14:44:00Z">
        <w:r>
          <w:rPr>
            <w:rFonts w:hint="eastAsia"/>
            <w:sz w:val="24"/>
          </w:rPr>
          <w:t>若乙方违反本协议任何条款（包括但不限于未提供合格文件、未履行维修义务、违反承诺提出索赔等），需向甲方支付结算总额30%的违约金，若违约金不足以弥补甲方损失的，乙方还需赔偿不足部分；因乙方违约导致甲方被民政厅等上级部门问责或处罚的，乙方需承担全部责任，包括但不限于协助甲方整改、承担罚款、消除不良影响等。</w:t>
        </w:r>
      </w:ins>
      <w:ins w:id="79" w:author="老田" w:date="2025-10-13T16:24:49Z">
        <w:r>
          <w:rPr>
            <w:rFonts w:hint="eastAsia"/>
            <w:sz w:val="24"/>
            <w:lang w:eastAsia="zh-CN"/>
          </w:rPr>
          <w:t>（</w:t>
        </w:r>
      </w:ins>
      <w:ins w:id="80" w:author="老田" w:date="2025-10-13T16:24:49Z">
        <w:r>
          <w:rPr>
            <w:rFonts w:hint="eastAsia"/>
            <w:sz w:val="24"/>
            <w:lang w:val="en-US" w:eastAsia="zh-CN"/>
          </w:rPr>
          <w:t>违约金约定过高</w:t>
        </w:r>
      </w:ins>
      <w:ins w:id="81" w:author="老田" w:date="2025-10-13T16:24:52Z">
        <w:r>
          <w:rPr>
            <w:rFonts w:hint="eastAsia"/>
            <w:sz w:val="24"/>
            <w:lang w:val="en-US" w:eastAsia="zh-CN"/>
          </w:rPr>
          <w:t>，</w:t>
        </w:r>
      </w:ins>
      <w:ins w:id="82" w:author="老田" w:date="2025-10-13T16:24:53Z">
        <w:r>
          <w:rPr>
            <w:rFonts w:hint="eastAsia"/>
            <w:sz w:val="24"/>
            <w:lang w:val="en-US" w:eastAsia="zh-CN"/>
          </w:rPr>
          <w:t>且</w:t>
        </w:r>
      </w:ins>
      <w:ins w:id="83" w:author="老田" w:date="2025-10-13T16:24:55Z">
        <w:r>
          <w:rPr>
            <w:rFonts w:hint="eastAsia"/>
            <w:sz w:val="24"/>
            <w:lang w:val="en-US" w:eastAsia="zh-CN"/>
          </w:rPr>
          <w:t>明显</w:t>
        </w:r>
      </w:ins>
      <w:ins w:id="84" w:author="老田" w:date="2025-10-13T16:24:56Z">
        <w:r>
          <w:rPr>
            <w:rFonts w:hint="eastAsia"/>
            <w:sz w:val="24"/>
            <w:lang w:val="en-US" w:eastAsia="zh-CN"/>
          </w:rPr>
          <w:t>不合理</w:t>
        </w:r>
      </w:ins>
      <w:ins w:id="85" w:author="老田" w:date="2025-10-13T16:25:05Z">
        <w:r>
          <w:rPr>
            <w:rFonts w:hint="eastAsia"/>
            <w:sz w:val="24"/>
            <w:lang w:val="en-US" w:eastAsia="zh-CN"/>
          </w:rPr>
          <w:t>，</w:t>
        </w:r>
      </w:ins>
      <w:ins w:id="86" w:author="老田" w:date="2025-10-13T16:25:06Z">
        <w:r>
          <w:rPr>
            <w:rFonts w:hint="eastAsia"/>
            <w:sz w:val="24"/>
            <w:lang w:val="en-US" w:eastAsia="zh-CN"/>
          </w:rPr>
          <w:t>且</w:t>
        </w:r>
      </w:ins>
      <w:ins w:id="87" w:author="老田" w:date="2025-10-13T16:25:07Z">
        <w:r>
          <w:rPr>
            <w:rFonts w:hint="eastAsia"/>
            <w:sz w:val="24"/>
            <w:lang w:val="en-US" w:eastAsia="zh-CN"/>
          </w:rPr>
          <w:t>对</w:t>
        </w:r>
      </w:ins>
      <w:ins w:id="88" w:author="老田" w:date="2025-10-13T16:25:08Z">
        <w:r>
          <w:rPr>
            <w:rFonts w:hint="eastAsia"/>
            <w:sz w:val="24"/>
            <w:lang w:val="en-US" w:eastAsia="zh-CN"/>
          </w:rPr>
          <w:t>甲方</w:t>
        </w:r>
      </w:ins>
      <w:ins w:id="89" w:author="老田" w:date="2025-10-13T16:25:09Z">
        <w:r>
          <w:rPr>
            <w:rFonts w:hint="eastAsia"/>
            <w:sz w:val="24"/>
            <w:lang w:val="en-US" w:eastAsia="zh-CN"/>
          </w:rPr>
          <w:t>无</w:t>
        </w:r>
      </w:ins>
      <w:ins w:id="90" w:author="老田" w:date="2025-10-13T16:25:10Z">
        <w:r>
          <w:rPr>
            <w:rFonts w:hint="eastAsia"/>
            <w:sz w:val="24"/>
            <w:lang w:val="en-US" w:eastAsia="zh-CN"/>
          </w:rPr>
          <w:t>任何</w:t>
        </w:r>
      </w:ins>
      <w:ins w:id="91" w:author="老田" w:date="2025-10-13T16:25:12Z">
        <w:r>
          <w:rPr>
            <w:rFonts w:hint="eastAsia"/>
            <w:sz w:val="24"/>
            <w:lang w:val="en-US" w:eastAsia="zh-CN"/>
          </w:rPr>
          <w:t>约束</w:t>
        </w:r>
      </w:ins>
      <w:ins w:id="92" w:author="老田" w:date="2025-10-13T16:24:49Z">
        <w:r>
          <w:rPr>
            <w:rFonts w:hint="eastAsia"/>
            <w:sz w:val="24"/>
            <w:lang w:eastAsia="zh-CN"/>
          </w:rPr>
          <w:t>）</w:t>
        </w:r>
      </w:ins>
    </w:p>
    <w:p w14:paraId="1558F9A7">
      <w:pPr>
        <w:spacing w:line="360" w:lineRule="auto"/>
        <w:rPr>
          <w:sz w:val="24"/>
        </w:rPr>
      </w:pPr>
    </w:p>
    <w:p w14:paraId="38F5A590">
      <w:pPr>
        <w:spacing w:line="360" w:lineRule="auto"/>
        <w:rPr>
          <w:sz w:val="24"/>
        </w:rPr>
      </w:pPr>
    </w:p>
    <w:p w14:paraId="46761347">
      <w:pPr>
        <w:spacing w:line="360" w:lineRule="auto"/>
        <w:rPr>
          <w:sz w:val="24"/>
        </w:rPr>
      </w:pPr>
      <w:r>
        <w:rPr>
          <w:rFonts w:hint="eastAsia"/>
          <w:sz w:val="24"/>
        </w:rPr>
        <w:t>第五条 争议解决</w:t>
      </w:r>
    </w:p>
    <w:p w14:paraId="49FA4EB1">
      <w:pPr>
        <w:spacing w:line="360" w:lineRule="auto"/>
        <w:rPr>
          <w:sz w:val="24"/>
        </w:rPr>
      </w:pPr>
      <w:r>
        <w:rPr>
          <w:rFonts w:hint="eastAsia"/>
          <w:sz w:val="24"/>
        </w:rPr>
        <w:t>本协议履行过程中如发生争议，双方应友好协商解决；协商不成的，应向工程所在地人民法院提起诉讼</w:t>
      </w:r>
      <w:ins w:id="93" w:author="86159" w:date="2025-10-13T14:44:00Z">
        <w:r>
          <w:rPr>
            <w:rFonts w:hint="eastAsia"/>
            <w:sz w:val="24"/>
          </w:rPr>
          <w:t>，</w:t>
        </w:r>
      </w:ins>
      <w:ins w:id="94" w:author="86159" w:date="2025-10-13T14:45:00Z">
        <w:r>
          <w:rPr>
            <w:rFonts w:hint="eastAsia"/>
            <w:sz w:val="24"/>
          </w:rPr>
          <w:t>诉讼过程中产生的律师费、诉讼费、保全费、鉴定费等全部费用，由败诉方承担。</w:t>
        </w:r>
      </w:ins>
    </w:p>
    <w:p w14:paraId="1737C42A">
      <w:pPr>
        <w:spacing w:line="360" w:lineRule="auto"/>
        <w:rPr>
          <w:sz w:val="24"/>
        </w:rPr>
      </w:pPr>
    </w:p>
    <w:p w14:paraId="0966667A">
      <w:pPr>
        <w:spacing w:line="360" w:lineRule="auto"/>
        <w:rPr>
          <w:sz w:val="24"/>
        </w:rPr>
      </w:pPr>
      <w:r>
        <w:rPr>
          <w:rFonts w:hint="eastAsia"/>
          <w:sz w:val="24"/>
        </w:rPr>
        <w:t>第六条 其他约定</w:t>
      </w:r>
    </w:p>
    <w:p w14:paraId="02A2CF6B">
      <w:pPr>
        <w:spacing w:line="360" w:lineRule="auto"/>
        <w:rPr>
          <w:sz w:val="24"/>
        </w:rPr>
      </w:pPr>
      <w:r>
        <w:rPr>
          <w:rFonts w:hint="eastAsia"/>
          <w:sz w:val="24"/>
        </w:rPr>
        <w:t>1. 本协议一式陆份，甲方执肆份，乙方执贰份</w:t>
      </w:r>
      <w:ins w:id="95" w:author="86159" w:date="2025-10-13T14:45:00Z">
        <w:r>
          <w:rPr>
            <w:rFonts w:hint="eastAsia"/>
            <w:sz w:val="24"/>
          </w:rPr>
          <w:t>，本协议所有附件（包括但不限于工程造价咨询公司资质证明、审核工作底稿、乙方承诺函、发票复印件等）均为本协议组成部分，与本协议具有同等法律效力。</w:t>
        </w:r>
      </w:ins>
    </w:p>
    <w:p w14:paraId="04EA038D">
      <w:pPr>
        <w:spacing w:line="360" w:lineRule="auto"/>
        <w:rPr>
          <w:sz w:val="24"/>
        </w:rPr>
      </w:pPr>
      <w:r>
        <w:rPr>
          <w:rFonts w:hint="eastAsia"/>
          <w:sz w:val="24"/>
        </w:rPr>
        <w:t>2. 本协议自双方签字盖章之日起生效</w:t>
      </w:r>
      <w:ins w:id="96" w:author="86159" w:date="2025-10-13T14:46:00Z">
        <w:r>
          <w:rPr>
            <w:rFonts w:hint="eastAsia"/>
            <w:sz w:val="24"/>
          </w:rPr>
          <w:t>。本协议生效后，原工程施工合同中与本协议内容不一致的条款，以本协议为准；本协议未尽事宜，双方需另行签订书面补充协议，补充协议与本协议具有同等法律效力。</w:t>
        </w:r>
      </w:ins>
    </w:p>
    <w:p w14:paraId="2BDA765E">
      <w:pPr>
        <w:spacing w:line="360" w:lineRule="auto"/>
        <w:rPr>
          <w:sz w:val="24"/>
        </w:rPr>
      </w:pPr>
    </w:p>
    <w:p w14:paraId="569E6FDD">
      <w:pPr>
        <w:spacing w:line="360" w:lineRule="auto"/>
        <w:rPr>
          <w:sz w:val="24"/>
        </w:rPr>
      </w:pPr>
      <w:r>
        <w:rPr>
          <w:rFonts w:hint="eastAsia"/>
          <w:sz w:val="24"/>
        </w:rPr>
        <w:t>甲方（盖章）：吉林省假肢康复中心</w:t>
      </w:r>
    </w:p>
    <w:p w14:paraId="6F9EB67A">
      <w:pPr>
        <w:spacing w:line="360" w:lineRule="auto"/>
        <w:rPr>
          <w:sz w:val="24"/>
        </w:rPr>
      </w:pPr>
      <w:r>
        <w:rPr>
          <w:rFonts w:hint="eastAsia"/>
          <w:sz w:val="24"/>
        </w:rPr>
        <w:t>法定代表人/授权代表（签字）：___________</w:t>
      </w:r>
    </w:p>
    <w:p w14:paraId="04EF2253">
      <w:pPr>
        <w:spacing w:line="360" w:lineRule="auto"/>
        <w:rPr>
          <w:sz w:val="24"/>
        </w:rPr>
      </w:pPr>
      <w:r>
        <w:rPr>
          <w:rFonts w:hint="eastAsia"/>
          <w:sz w:val="24"/>
        </w:rPr>
        <w:t>纳税人识别号：122200001239223636</w:t>
      </w:r>
    </w:p>
    <w:p w14:paraId="33303550">
      <w:pPr>
        <w:spacing w:line="360" w:lineRule="auto"/>
        <w:rPr>
          <w:sz w:val="24"/>
        </w:rPr>
      </w:pPr>
      <w:r>
        <w:rPr>
          <w:rFonts w:hint="eastAsia"/>
          <w:sz w:val="24"/>
        </w:rPr>
        <w:t>开户行：交通银行长春市汽车城支行</w:t>
      </w:r>
    </w:p>
    <w:p w14:paraId="21477E96">
      <w:pPr>
        <w:spacing w:line="360" w:lineRule="auto"/>
        <w:rPr>
          <w:sz w:val="24"/>
        </w:rPr>
      </w:pPr>
      <w:r>
        <w:rPr>
          <w:rFonts w:hint="eastAsia"/>
          <w:sz w:val="24"/>
        </w:rPr>
        <w:t>账号：221000610012011002856</w:t>
      </w:r>
    </w:p>
    <w:p w14:paraId="34ED6AA8">
      <w:pPr>
        <w:spacing w:line="360" w:lineRule="auto"/>
        <w:rPr>
          <w:sz w:val="24"/>
        </w:rPr>
      </w:pPr>
      <w:r>
        <w:rPr>
          <w:rFonts w:hint="eastAsia"/>
          <w:sz w:val="24"/>
        </w:rPr>
        <w:t>地址：吉林省长春市绿园区皓月大路2721号</w:t>
      </w:r>
    </w:p>
    <w:p w14:paraId="5B746184">
      <w:pPr>
        <w:spacing w:line="360" w:lineRule="auto"/>
        <w:rPr>
          <w:sz w:val="24"/>
        </w:rPr>
      </w:pPr>
      <w:r>
        <w:rPr>
          <w:rFonts w:hint="eastAsia"/>
          <w:sz w:val="24"/>
        </w:rPr>
        <w:t>电话：0431-87966447</w:t>
      </w:r>
    </w:p>
    <w:p w14:paraId="368DF568">
      <w:pPr>
        <w:spacing w:line="360" w:lineRule="auto"/>
        <w:rPr>
          <w:sz w:val="24"/>
        </w:rPr>
      </w:pPr>
      <w:r>
        <w:rPr>
          <w:rFonts w:hint="eastAsia"/>
          <w:sz w:val="24"/>
        </w:rPr>
        <w:t>日期：______年____月____日</w:t>
      </w:r>
    </w:p>
    <w:p w14:paraId="120BDF08">
      <w:pPr>
        <w:spacing w:line="360" w:lineRule="auto"/>
        <w:rPr>
          <w:sz w:val="24"/>
        </w:rPr>
      </w:pPr>
    </w:p>
    <w:p w14:paraId="2DAD48D9">
      <w:pPr>
        <w:spacing w:line="360" w:lineRule="auto"/>
        <w:rPr>
          <w:sz w:val="24"/>
        </w:rPr>
      </w:pPr>
      <w:r>
        <w:rPr>
          <w:rFonts w:hint="eastAsia"/>
          <w:sz w:val="24"/>
        </w:rPr>
        <w:t>乙方（盖章）：吉林省顺时真装饰工程有限公司</w:t>
      </w:r>
    </w:p>
    <w:p w14:paraId="7D70780E">
      <w:pPr>
        <w:spacing w:line="360" w:lineRule="auto"/>
        <w:rPr>
          <w:sz w:val="24"/>
        </w:rPr>
      </w:pPr>
      <w:r>
        <w:rPr>
          <w:rFonts w:hint="eastAsia"/>
          <w:sz w:val="24"/>
        </w:rPr>
        <w:t>法定代表人/授权代表（签字）：___________</w:t>
      </w:r>
    </w:p>
    <w:p w14:paraId="0C2F9429">
      <w:pPr>
        <w:spacing w:line="360" w:lineRule="auto"/>
        <w:rPr>
          <w:sz w:val="24"/>
        </w:rPr>
      </w:pPr>
      <w:r>
        <w:rPr>
          <w:rFonts w:hint="eastAsia"/>
          <w:sz w:val="24"/>
        </w:rPr>
        <w:t>纳税人识别号：91220103574099089L</w:t>
      </w:r>
    </w:p>
    <w:p w14:paraId="1D0C2182">
      <w:pPr>
        <w:spacing w:line="360" w:lineRule="auto"/>
        <w:rPr>
          <w:sz w:val="24"/>
        </w:rPr>
      </w:pPr>
      <w:r>
        <w:rPr>
          <w:rFonts w:hint="eastAsia"/>
          <w:sz w:val="24"/>
        </w:rPr>
        <w:t>开户行：中国建设银行股份有限公司长春青州路支行</w:t>
      </w:r>
    </w:p>
    <w:p w14:paraId="6EFC3BFA">
      <w:pPr>
        <w:spacing w:line="360" w:lineRule="auto"/>
        <w:rPr>
          <w:sz w:val="24"/>
        </w:rPr>
      </w:pPr>
      <w:r>
        <w:rPr>
          <w:rFonts w:hint="eastAsia"/>
          <w:sz w:val="24"/>
        </w:rPr>
        <w:t>账号：22001310200059177777</w:t>
      </w:r>
    </w:p>
    <w:p w14:paraId="2DEEECFD">
      <w:pPr>
        <w:spacing w:line="360" w:lineRule="auto"/>
        <w:rPr>
          <w:sz w:val="24"/>
        </w:rPr>
      </w:pPr>
      <w:r>
        <w:rPr>
          <w:rFonts w:hint="eastAsia"/>
          <w:sz w:val="24"/>
        </w:rPr>
        <w:t>地址：长春市宽城区青年路西青年城（A）区第A32（部分）幢1单元128室</w:t>
      </w:r>
    </w:p>
    <w:p w14:paraId="346DAAD0">
      <w:pPr>
        <w:spacing w:line="360" w:lineRule="auto"/>
        <w:rPr>
          <w:sz w:val="24"/>
        </w:rPr>
      </w:pPr>
      <w:r>
        <w:rPr>
          <w:rFonts w:hint="eastAsia"/>
          <w:sz w:val="24"/>
        </w:rPr>
        <w:t>电话：0431-82718959</w:t>
      </w:r>
    </w:p>
    <w:p w14:paraId="02CEBA3F">
      <w:pPr>
        <w:spacing w:line="360" w:lineRule="auto"/>
        <w:rPr>
          <w:sz w:val="24"/>
        </w:rPr>
      </w:pPr>
      <w:r>
        <w:rPr>
          <w:rFonts w:hint="eastAsia"/>
          <w:sz w:val="24"/>
        </w:rPr>
        <w:t>日期：______年____月____日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86159">
    <w15:presenceInfo w15:providerId="None" w15:userId="86159"/>
  </w15:person>
  <w15:person w15:author="老田">
    <w15:presenceInfo w15:providerId="WPS Office" w15:userId="9407477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embedSystemFonts/>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68A2"/>
    <w:rsid w:val="00AE452E"/>
    <w:rsid w:val="00BF02C5"/>
    <w:rsid w:val="00CC41A0"/>
    <w:rsid w:val="00F04AE6"/>
    <w:rsid w:val="00FD68A2"/>
    <w:rsid w:val="677BD902"/>
    <w:rsid w:val="7E779EF5"/>
    <w:rsid w:val="7FBE5542"/>
    <w:rsid w:val="ED6FB8B9"/>
    <w:rsid w:val="FBAF05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3"/>
    <w:basedOn w:val="1"/>
    <w:next w:val="1"/>
    <w:unhideWhenUsed/>
    <w:qFormat/>
    <w:uiPriority w:val="0"/>
    <w:pPr>
      <w:keepNext/>
      <w:keepLines/>
      <w:spacing w:before="260" w:after="260" w:line="413" w:lineRule="auto"/>
      <w:outlineLvl w:val="2"/>
    </w:pPr>
    <w:rPr>
      <w:b/>
      <w:sz w:val="32"/>
    </w:rPr>
  </w:style>
  <w:style w:type="character" w:default="1" w:styleId="5">
    <w:name w:val="Default Paragraph Font"/>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customStyle="1" w:styleId="6">
    <w:name w:val="Revision"/>
    <w:hidden/>
    <w:unhideWhenUsed/>
    <w:uiPriority w:val="99"/>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5" Type="http://schemas.microsoft.com/office/2011/relationships/people" Target="people.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378</Words>
  <Characters>2155</Characters>
  <Lines>17</Lines>
  <Paragraphs>5</Paragraphs>
  <TotalTime>92</TotalTime>
  <ScaleCrop>false</ScaleCrop>
  <LinksUpToDate>false</LinksUpToDate>
  <CharactersWithSpaces>2528</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2025-10-13T14:48:00Z</dcterms:created>
  <dc:creator>老田</dc:creator>
  <cp:lastModifiedBy>老田</cp:lastModifiedBy>
  <dcterms:modified xsi:type="dcterms:W3CDTF">2025-10-16T12:40:44Z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ICV">
    <vt:lpwstr>A0E4BBCAFEF4A1A18EB7EC6814242AF5_43</vt:lpwstr>
  </property>
</Properties>
</file>